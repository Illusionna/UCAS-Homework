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14CFE">
      <w:pPr>
        <w:rPr>
          <w:rFonts w:ascii="仿宋_GB2312" w:hAnsi="Arial" w:eastAsia="仿宋_GB2312"/>
          <w:sz w:val="28"/>
          <w:szCs w:val="28"/>
        </w:rPr>
      </w:pPr>
    </w:p>
    <w:p w14:paraId="45D27114">
      <w:pPr>
        <w:jc w:val="center"/>
        <w:rPr>
          <w:rFonts w:hint="default" w:ascii="黑体" w:eastAsia="黑体"/>
          <w:b/>
          <w:bCs/>
          <w:sz w:val="44"/>
          <w:szCs w:val="44"/>
          <w:lang w:val="en-US"/>
        </w:rPr>
      </w:pPr>
      <w:r>
        <w:rPr>
          <w:rFonts w:hint="default" w:ascii="黑体" w:eastAsia="黑体"/>
          <w:b/>
          <w:bCs/>
          <w:sz w:val="44"/>
          <w:szCs w:val="44"/>
          <w:lang w:val="en-US"/>
        </w:rPr>
        <w:drawing>
          <wp:inline distT="0" distB="0" distL="114300" distR="114300">
            <wp:extent cx="900430" cy="390525"/>
            <wp:effectExtent l="0" t="0" r="1397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8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50" w:afterLines="50" w:line="240" w:lineRule="auto"/>
        <w:jc w:val="center"/>
        <w:textAlignment w:val="auto"/>
        <w:rPr>
          <w:rFonts w:hint="eastAsia"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研 究 生 课 程 论 文</w:t>
      </w:r>
    </w:p>
    <w:p w14:paraId="6BEE35F0">
      <w:pPr>
        <w:adjustRightInd w:val="0"/>
        <w:snapToGrid w:val="0"/>
        <w:spacing w:line="360" w:lineRule="auto"/>
        <w:jc w:val="center"/>
        <w:rPr>
          <w:rFonts w:eastAsia="仿宋_GB2312"/>
          <w:b/>
          <w:bCs/>
          <w:sz w:val="32"/>
          <w:szCs w:val="32"/>
        </w:rPr>
      </w:pPr>
    </w:p>
    <w:p w14:paraId="1A31525D">
      <w:pPr>
        <w:adjustRightInd w:val="0"/>
        <w:snapToGrid w:val="0"/>
        <w:spacing w:line="360" w:lineRule="auto"/>
        <w:jc w:val="center"/>
        <w:rPr>
          <w:rFonts w:eastAsia="仿宋_GB2312"/>
          <w:b/>
          <w:bCs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(20</w:t>
      </w:r>
      <w:r>
        <w:rPr>
          <w:rFonts w:hint="eastAsia" w:eastAsia="仿宋_GB2312"/>
          <w:b/>
          <w:bCs/>
          <w:sz w:val="32"/>
          <w:szCs w:val="32"/>
          <w:lang w:val="en-US" w:eastAsia="zh-CN"/>
        </w:rPr>
        <w:t>25</w:t>
      </w:r>
      <w:r>
        <w:rPr>
          <w:rFonts w:hint="eastAsia" w:eastAsia="仿宋_GB2312"/>
          <w:b/>
          <w:bCs/>
          <w:sz w:val="32"/>
          <w:szCs w:val="32"/>
        </w:rPr>
        <w:t xml:space="preserve"> </w:t>
      </w:r>
      <w:r>
        <w:rPr>
          <w:rFonts w:eastAsia="仿宋_GB2312"/>
          <w:b/>
          <w:bCs/>
          <w:sz w:val="32"/>
          <w:szCs w:val="32"/>
        </w:rPr>
        <w:t>-</w:t>
      </w:r>
      <w:r>
        <w:rPr>
          <w:rFonts w:hint="default" w:eastAsia="仿宋_GB2312"/>
          <w:b/>
          <w:bCs/>
          <w:sz w:val="32"/>
          <w:szCs w:val="32"/>
          <w:lang w:val="en-US"/>
        </w:rPr>
        <w:t xml:space="preserve"> </w:t>
      </w:r>
      <w:r>
        <w:rPr>
          <w:rFonts w:eastAsia="仿宋_GB2312"/>
          <w:b/>
          <w:bCs/>
          <w:sz w:val="32"/>
          <w:szCs w:val="32"/>
        </w:rPr>
        <w:t>20</w:t>
      </w:r>
      <w:r>
        <w:rPr>
          <w:rFonts w:hint="eastAsia" w:eastAsia="仿宋_GB2312"/>
          <w:b/>
          <w:bCs/>
          <w:sz w:val="32"/>
          <w:szCs w:val="32"/>
          <w:lang w:val="en-US" w:eastAsia="zh-CN"/>
        </w:rPr>
        <w:t>26</w:t>
      </w:r>
      <w:r>
        <w:rPr>
          <w:rFonts w:eastAsia="仿宋_GB2312"/>
          <w:b/>
          <w:bCs/>
          <w:sz w:val="32"/>
          <w:szCs w:val="32"/>
        </w:rPr>
        <w:t>学年</w:t>
      </w:r>
      <w:r>
        <w:rPr>
          <w:rFonts w:hint="eastAsia" w:eastAsia="仿宋_GB2312"/>
          <w:b/>
          <w:bCs/>
          <w:sz w:val="32"/>
          <w:szCs w:val="32"/>
        </w:rPr>
        <w:t>第</w:t>
      </w:r>
      <w:r>
        <w:rPr>
          <w:rFonts w:hint="eastAsia" w:eastAsia="仿宋_GB2312"/>
          <w:b/>
          <w:bCs/>
          <w:sz w:val="32"/>
          <w:szCs w:val="32"/>
          <w:lang w:val="en-US" w:eastAsia="zh-CN"/>
        </w:rPr>
        <w:t>二</w:t>
      </w:r>
      <w:r>
        <w:rPr>
          <w:rFonts w:hint="eastAsia" w:eastAsia="仿宋_GB2312"/>
          <w:b/>
          <w:bCs/>
          <w:sz w:val="32"/>
          <w:szCs w:val="32"/>
        </w:rPr>
        <w:t>学期</w:t>
      </w:r>
      <w:r>
        <w:rPr>
          <w:rFonts w:eastAsia="仿宋_GB2312"/>
          <w:b/>
          <w:bCs/>
          <w:sz w:val="32"/>
          <w:szCs w:val="32"/>
        </w:rPr>
        <w:t>)</w:t>
      </w:r>
    </w:p>
    <w:p w14:paraId="7E4976B4">
      <w:pPr>
        <w:adjustRightInd w:val="0"/>
        <w:snapToGrid w:val="0"/>
        <w:spacing w:line="360" w:lineRule="auto"/>
        <w:jc w:val="both"/>
        <w:rPr>
          <w:rFonts w:hint="eastAsia" w:ascii="黑体" w:eastAsia="黑体"/>
          <w:b/>
          <w:bCs/>
          <w:color w:val="000000"/>
          <w:sz w:val="36"/>
          <w:szCs w:val="36"/>
        </w:rPr>
      </w:pPr>
    </w:p>
    <w:p w14:paraId="5FA1E50E">
      <w:pPr>
        <w:adjustRightInd w:val="0"/>
        <w:snapToGrid w:val="0"/>
        <w:spacing w:line="360" w:lineRule="auto"/>
        <w:jc w:val="center"/>
        <w:rPr>
          <w:rFonts w:eastAsia="仿宋_GB2312"/>
          <w:b/>
          <w:bCs/>
          <w:sz w:val="32"/>
          <w:szCs w:val="32"/>
        </w:rPr>
      </w:pPr>
      <w:r>
        <w:rPr>
          <w:rFonts w:hint="eastAsia" w:ascii="黑体" w:eastAsia="黑体"/>
          <w:b/>
          <w:bCs/>
          <w:color w:val="000000"/>
          <w:sz w:val="36"/>
          <w:szCs w:val="36"/>
        </w:rPr>
        <w:t>论文题目：累在哪里？——课外任务结构对上海初中教师工作负荷压力的差异化影响</w:t>
      </w:r>
    </w:p>
    <w:tbl>
      <w:tblPr>
        <w:tblStyle w:val="7"/>
        <w:tblW w:w="9043" w:type="dxa"/>
        <w:tblInd w:w="111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78"/>
        <w:gridCol w:w="2115"/>
        <w:gridCol w:w="1416"/>
        <w:gridCol w:w="859"/>
        <w:gridCol w:w="859"/>
        <w:gridCol w:w="792"/>
        <w:gridCol w:w="787"/>
        <w:gridCol w:w="930"/>
      </w:tblGrid>
      <w:tr w14:paraId="51832514">
        <w:trPr>
          <w:trHeight w:val="454" w:hRule="atLeast"/>
        </w:trPr>
        <w:tc>
          <w:tcPr>
            <w:tcW w:w="1285" w:type="dxa"/>
            <w:gridSpan w:val="2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086E1ED">
            <w:pPr>
              <w:adjustRightInd w:val="0"/>
              <w:snapToGrid w:val="0"/>
              <w:jc w:val="center"/>
              <w:rPr>
                <w:rFonts w:hint="eastAsia" w:eastAsia="宋体"/>
                <w:b/>
                <w:bCs/>
                <w:spacing w:val="28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pacing w:val="28"/>
                <w:sz w:val="24"/>
                <w:lang w:val="en-US" w:eastAsia="zh-CN"/>
              </w:rPr>
              <w:t>姓  名</w:t>
            </w:r>
          </w:p>
        </w:tc>
        <w:tc>
          <w:tcPr>
            <w:tcW w:w="2115" w:type="dxa"/>
            <w:tcBorders>
              <w:top w:val="single" w:color="auto" w:sz="12" w:space="0"/>
            </w:tcBorders>
            <w:vAlign w:val="center"/>
          </w:tcPr>
          <w:p w14:paraId="646C4DAA">
            <w:pPr>
              <w:adjustRightInd w:val="0"/>
              <w:snapToGrid w:val="0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24"/>
                <w:lang w:val="en-US" w:eastAsia="zh-CN"/>
              </w:rPr>
              <w:t>Illusionna</w:t>
            </w:r>
          </w:p>
        </w:tc>
        <w:tc>
          <w:tcPr>
            <w:tcW w:w="1416" w:type="dxa"/>
            <w:tcBorders>
              <w:top w:val="single" w:color="auto" w:sz="12" w:space="0"/>
            </w:tcBorders>
            <w:vAlign w:val="center"/>
          </w:tcPr>
          <w:p w14:paraId="226A81D6">
            <w:pPr>
              <w:adjustRightInd w:val="0"/>
              <w:snapToGrid w:val="0"/>
              <w:ind w:right="-99" w:rightChars="-4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    号</w:t>
            </w:r>
          </w:p>
        </w:tc>
        <w:tc>
          <w:tcPr>
            <w:tcW w:w="4227" w:type="dxa"/>
            <w:gridSpan w:val="5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6BC9B8B5">
            <w:pPr>
              <w:adjustRightInd w:val="0"/>
              <w:snapToGrid w:val="0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</w:p>
        </w:tc>
      </w:tr>
      <w:tr w14:paraId="2F9EEE21">
        <w:trPr>
          <w:trHeight w:val="454" w:hRule="atLeast"/>
        </w:trPr>
        <w:tc>
          <w:tcPr>
            <w:tcW w:w="1285" w:type="dxa"/>
            <w:gridSpan w:val="2"/>
            <w:tcBorders>
              <w:left w:val="single" w:color="auto" w:sz="12" w:space="0"/>
            </w:tcBorders>
            <w:vAlign w:val="center"/>
          </w:tcPr>
          <w:p w14:paraId="25E1A7B9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    院</w:t>
            </w:r>
          </w:p>
        </w:tc>
        <w:tc>
          <w:tcPr>
            <w:tcW w:w="2115" w:type="dxa"/>
            <w:vAlign w:val="center"/>
          </w:tcPr>
          <w:p w14:paraId="4475CC9D">
            <w:pPr>
              <w:adjustRightInd w:val="0"/>
              <w:snapToGrid w:val="0"/>
              <w:jc w:val="center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文学院</w:t>
            </w:r>
          </w:p>
        </w:tc>
        <w:tc>
          <w:tcPr>
            <w:tcW w:w="1416" w:type="dxa"/>
            <w:vAlign w:val="center"/>
          </w:tcPr>
          <w:p w14:paraId="24D3151B">
            <w:pPr>
              <w:adjustRightInd w:val="0"/>
              <w:snapToGrid w:val="0"/>
              <w:ind w:right="-99" w:rightChars="-4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年    级</w:t>
            </w:r>
          </w:p>
        </w:tc>
        <w:tc>
          <w:tcPr>
            <w:tcW w:w="4227" w:type="dxa"/>
            <w:gridSpan w:val="5"/>
            <w:tcBorders>
              <w:right w:val="single" w:color="auto" w:sz="12" w:space="0"/>
            </w:tcBorders>
            <w:vAlign w:val="center"/>
          </w:tcPr>
          <w:p w14:paraId="153E764C">
            <w:pPr>
              <w:adjustRightInd w:val="0"/>
              <w:snapToGrid w:val="0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2025级</w:t>
            </w:r>
          </w:p>
        </w:tc>
      </w:tr>
      <w:tr w14:paraId="37B1F24D">
        <w:trPr>
          <w:trHeight w:val="454" w:hRule="atLeast"/>
        </w:trPr>
        <w:tc>
          <w:tcPr>
            <w:tcW w:w="1285" w:type="dxa"/>
            <w:gridSpan w:val="2"/>
            <w:tcBorders>
              <w:left w:val="single" w:color="auto" w:sz="12" w:space="0"/>
            </w:tcBorders>
            <w:vAlign w:val="center"/>
          </w:tcPr>
          <w:p w14:paraId="598E4C8C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115" w:type="dxa"/>
            <w:vAlign w:val="center"/>
          </w:tcPr>
          <w:p w14:paraId="409C48A1">
            <w:pPr>
              <w:adjustRightInd w:val="0"/>
              <w:snapToGrid w:val="0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教育研究方法</w:t>
            </w:r>
          </w:p>
        </w:tc>
        <w:tc>
          <w:tcPr>
            <w:tcW w:w="1416" w:type="dxa"/>
            <w:vAlign w:val="center"/>
          </w:tcPr>
          <w:p w14:paraId="05F5BFC2">
            <w:pPr>
              <w:adjustRightInd w:val="0"/>
              <w:snapToGrid w:val="0"/>
              <w:ind w:right="-99" w:rightChars="-4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研究方向</w:t>
            </w:r>
          </w:p>
        </w:tc>
        <w:tc>
          <w:tcPr>
            <w:tcW w:w="4227" w:type="dxa"/>
            <w:gridSpan w:val="5"/>
            <w:tcBorders>
              <w:right w:val="single" w:color="auto" w:sz="12" w:space="0"/>
            </w:tcBorders>
            <w:vAlign w:val="center"/>
          </w:tcPr>
          <w:p w14:paraId="5B5601C1">
            <w:pPr>
              <w:adjustRightInd w:val="0"/>
              <w:snapToGrid w:val="0"/>
              <w:jc w:val="center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</w:p>
        </w:tc>
      </w:tr>
      <w:tr w14:paraId="062332EB">
        <w:trPr>
          <w:trHeight w:val="454" w:hRule="atLeast"/>
        </w:trPr>
        <w:tc>
          <w:tcPr>
            <w:tcW w:w="1285" w:type="dxa"/>
            <w:gridSpan w:val="2"/>
            <w:tcBorders>
              <w:left w:val="single" w:color="auto" w:sz="12" w:space="0"/>
              <w:bottom w:val="double" w:color="auto" w:sz="2" w:space="0"/>
            </w:tcBorders>
            <w:vAlign w:val="center"/>
          </w:tcPr>
          <w:p w14:paraId="77BB44B1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学位类别</w:t>
            </w:r>
          </w:p>
        </w:tc>
        <w:tc>
          <w:tcPr>
            <w:tcW w:w="2115" w:type="dxa"/>
            <w:tcBorders>
              <w:bottom w:val="double" w:color="auto" w:sz="2" w:space="0"/>
            </w:tcBorders>
            <w:vAlign w:val="center"/>
          </w:tcPr>
          <w:p w14:paraId="19383F1E">
            <w:pPr>
              <w:adjustRightInd w:val="0"/>
              <w:snapToGrid w:val="0"/>
              <w:jc w:val="center"/>
              <w:rPr>
                <w:rFonts w:hint="eastAsia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专业型硕士</w:t>
            </w:r>
          </w:p>
        </w:tc>
        <w:tc>
          <w:tcPr>
            <w:tcW w:w="1416" w:type="dxa"/>
            <w:tcBorders>
              <w:bottom w:val="double" w:color="auto" w:sz="2" w:space="0"/>
            </w:tcBorders>
            <w:vAlign w:val="center"/>
          </w:tcPr>
          <w:p w14:paraId="75109415">
            <w:pPr>
              <w:adjustRightInd w:val="0"/>
              <w:snapToGrid w:val="0"/>
              <w:ind w:right="-99" w:rightChars="-47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提交日期</w:t>
            </w:r>
          </w:p>
        </w:tc>
        <w:tc>
          <w:tcPr>
            <w:tcW w:w="4227" w:type="dxa"/>
            <w:gridSpan w:val="5"/>
            <w:tcBorders>
              <w:bottom w:val="double" w:color="auto" w:sz="2" w:space="0"/>
              <w:right w:val="single" w:color="auto" w:sz="12" w:space="0"/>
            </w:tcBorders>
            <w:vAlign w:val="center"/>
          </w:tcPr>
          <w:p w14:paraId="18BE6369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2026  </w:t>
            </w:r>
            <w:r>
              <w:rPr>
                <w:rFonts w:hint="eastAsia"/>
                <w:b/>
                <w:bCs/>
                <w:sz w:val="24"/>
              </w:rPr>
              <w:t xml:space="preserve">年  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sz w:val="24"/>
              </w:rPr>
              <w:t xml:space="preserve">  月  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15 </w:t>
            </w:r>
            <w:r>
              <w:rPr>
                <w:rFonts w:hint="eastAsia"/>
                <w:b/>
                <w:bCs/>
                <w:sz w:val="24"/>
              </w:rPr>
              <w:t xml:space="preserve"> 日</w:t>
            </w:r>
          </w:p>
        </w:tc>
      </w:tr>
      <w:tr w14:paraId="07A065C6">
        <w:trPr>
          <w:trHeight w:val="567" w:hRule="exact"/>
        </w:trPr>
        <w:tc>
          <w:tcPr>
            <w:tcW w:w="9043" w:type="dxa"/>
            <w:gridSpan w:val="9"/>
            <w:tcBorders>
              <w:top w:val="double" w:color="auto" w:sz="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106CEC3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30"/>
                <w:szCs w:val="30"/>
              </w:rPr>
              <w:t>研究生课程论文评价标准</w:t>
            </w:r>
          </w:p>
        </w:tc>
      </w:tr>
      <w:tr w14:paraId="06B8A286">
        <w:tc>
          <w:tcPr>
            <w:tcW w:w="907" w:type="dxa"/>
            <w:vMerge w:val="restart"/>
            <w:tcBorders>
              <w:top w:val="single" w:color="auto" w:sz="4" w:space="0"/>
              <w:left w:val="single" w:color="auto" w:sz="12" w:space="0"/>
            </w:tcBorders>
            <w:vAlign w:val="center"/>
          </w:tcPr>
          <w:p w14:paraId="357D4D47">
            <w:pPr>
              <w:spacing w:line="400" w:lineRule="exact"/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指</w:t>
            </w:r>
            <w:r>
              <w:rPr>
                <w:rFonts w:ascii="楷体_GB2312" w:hAnsi="宋体" w:eastAsia="楷体_GB2312"/>
                <w:b/>
                <w:sz w:val="24"/>
              </w:rPr>
              <w:t xml:space="preserve"> </w:t>
            </w:r>
            <w:r>
              <w:rPr>
                <w:rFonts w:hint="eastAsia" w:ascii="楷体_GB2312" w:hAnsi="宋体" w:eastAsia="楷体_GB2312"/>
                <w:b/>
                <w:sz w:val="24"/>
              </w:rPr>
              <w:t>标</w:t>
            </w:r>
          </w:p>
        </w:tc>
        <w:tc>
          <w:tcPr>
            <w:tcW w:w="3909" w:type="dxa"/>
            <w:gridSpan w:val="3"/>
            <w:vMerge w:val="restart"/>
            <w:tcBorders>
              <w:top w:val="single" w:color="auto" w:sz="4" w:space="0"/>
            </w:tcBorders>
            <w:vAlign w:val="center"/>
          </w:tcPr>
          <w:p w14:paraId="3C3CC1A2">
            <w:pPr>
              <w:spacing w:line="400" w:lineRule="exact"/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评价内容</w:t>
            </w:r>
          </w:p>
        </w:tc>
        <w:tc>
          <w:tcPr>
            <w:tcW w:w="3297" w:type="dxa"/>
            <w:gridSpan w:val="4"/>
            <w:tcBorders>
              <w:top w:val="single" w:color="auto" w:sz="4" w:space="0"/>
            </w:tcBorders>
            <w:vAlign w:val="center"/>
          </w:tcPr>
          <w:p w14:paraId="26D7C10A">
            <w:pPr>
              <w:spacing w:line="400" w:lineRule="exact"/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评价等级（分值）</w:t>
            </w:r>
          </w:p>
        </w:tc>
        <w:tc>
          <w:tcPr>
            <w:tcW w:w="930" w:type="dxa"/>
            <w:vMerge w:val="restart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5DAA2329">
            <w:pPr>
              <w:spacing w:line="400" w:lineRule="exact"/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得分</w:t>
            </w:r>
          </w:p>
        </w:tc>
      </w:tr>
      <w:tr w14:paraId="06D0645B">
        <w:tc>
          <w:tcPr>
            <w:tcW w:w="907" w:type="dxa"/>
            <w:vMerge w:val="continue"/>
            <w:tcBorders>
              <w:left w:val="single" w:color="auto" w:sz="12" w:space="0"/>
            </w:tcBorders>
            <w:vAlign w:val="center"/>
          </w:tcPr>
          <w:p w14:paraId="1E175BFE">
            <w:pPr>
              <w:spacing w:line="400" w:lineRule="exact"/>
              <w:jc w:val="center"/>
              <w:rPr>
                <w:rFonts w:ascii="宋体"/>
                <w:b/>
                <w:sz w:val="24"/>
              </w:rPr>
            </w:pPr>
          </w:p>
        </w:tc>
        <w:tc>
          <w:tcPr>
            <w:tcW w:w="3909" w:type="dxa"/>
            <w:gridSpan w:val="3"/>
            <w:vMerge w:val="continue"/>
            <w:vAlign w:val="center"/>
          </w:tcPr>
          <w:p w14:paraId="61E5B296">
            <w:pPr>
              <w:spacing w:line="400" w:lineRule="exact"/>
              <w:jc w:val="center"/>
              <w:rPr>
                <w:rFonts w:ascii="宋体"/>
                <w:b/>
                <w:sz w:val="24"/>
              </w:rPr>
            </w:pPr>
          </w:p>
        </w:tc>
        <w:tc>
          <w:tcPr>
            <w:tcW w:w="859" w:type="dxa"/>
            <w:vAlign w:val="center"/>
          </w:tcPr>
          <w:p w14:paraId="58FB820A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</w:p>
        </w:tc>
        <w:tc>
          <w:tcPr>
            <w:tcW w:w="859" w:type="dxa"/>
            <w:vAlign w:val="center"/>
          </w:tcPr>
          <w:p w14:paraId="2FC31C60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792" w:type="dxa"/>
            <w:vAlign w:val="center"/>
          </w:tcPr>
          <w:p w14:paraId="0ED15B80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</w:p>
        </w:tc>
        <w:tc>
          <w:tcPr>
            <w:tcW w:w="787" w:type="dxa"/>
            <w:vAlign w:val="center"/>
          </w:tcPr>
          <w:p w14:paraId="7FEA9225">
            <w:pPr>
              <w:spacing w:line="40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</w:p>
        </w:tc>
        <w:tc>
          <w:tcPr>
            <w:tcW w:w="930" w:type="dxa"/>
            <w:vMerge w:val="continue"/>
            <w:tcBorders>
              <w:right w:val="single" w:color="auto" w:sz="12" w:space="0"/>
            </w:tcBorders>
            <w:vAlign w:val="center"/>
          </w:tcPr>
          <w:p w14:paraId="0138B977">
            <w:pPr>
              <w:spacing w:line="400" w:lineRule="exact"/>
              <w:jc w:val="center"/>
              <w:rPr>
                <w:rFonts w:ascii="宋体"/>
                <w:sz w:val="24"/>
              </w:rPr>
            </w:pPr>
          </w:p>
        </w:tc>
      </w:tr>
      <w:tr w14:paraId="731D8231">
        <w:tc>
          <w:tcPr>
            <w:tcW w:w="907" w:type="dxa"/>
            <w:tcBorders>
              <w:left w:val="single" w:color="auto" w:sz="12" w:space="0"/>
            </w:tcBorders>
            <w:vAlign w:val="center"/>
          </w:tcPr>
          <w:p w14:paraId="1D6A0B30">
            <w:pPr>
              <w:spacing w:line="36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选</w:t>
            </w:r>
            <w:r>
              <w:rPr>
                <w:rFonts w:ascii="仿宋_GB2312" w:hAnsi="宋体" w:eastAsia="仿宋_GB2312"/>
                <w:szCs w:val="21"/>
              </w:rPr>
              <w:t xml:space="preserve"> </w:t>
            </w:r>
            <w:r>
              <w:rPr>
                <w:rFonts w:hint="eastAsia" w:ascii="仿宋_GB2312" w:hAnsi="宋体" w:eastAsia="仿宋_GB2312"/>
                <w:szCs w:val="21"/>
              </w:rPr>
              <w:t>题</w:t>
            </w:r>
          </w:p>
        </w:tc>
        <w:tc>
          <w:tcPr>
            <w:tcW w:w="3909" w:type="dxa"/>
            <w:gridSpan w:val="3"/>
            <w:vAlign w:val="center"/>
          </w:tcPr>
          <w:p w14:paraId="183FE8F3">
            <w:pPr>
              <w:spacing w:line="360" w:lineRule="exact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选题是否新颖；是否有意义；是否与本门课程相关。</w:t>
            </w:r>
          </w:p>
        </w:tc>
        <w:tc>
          <w:tcPr>
            <w:tcW w:w="859" w:type="dxa"/>
            <w:vAlign w:val="center"/>
          </w:tcPr>
          <w:p w14:paraId="06570934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20-16</w:t>
            </w:r>
          </w:p>
        </w:tc>
        <w:tc>
          <w:tcPr>
            <w:tcW w:w="859" w:type="dxa"/>
            <w:vAlign w:val="center"/>
          </w:tcPr>
          <w:p w14:paraId="0B6FD825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15-11</w:t>
            </w:r>
          </w:p>
        </w:tc>
        <w:tc>
          <w:tcPr>
            <w:tcW w:w="792" w:type="dxa"/>
            <w:vAlign w:val="center"/>
          </w:tcPr>
          <w:p w14:paraId="766512BE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10-6</w:t>
            </w:r>
          </w:p>
        </w:tc>
        <w:tc>
          <w:tcPr>
            <w:tcW w:w="787" w:type="dxa"/>
            <w:vAlign w:val="center"/>
          </w:tcPr>
          <w:p w14:paraId="21480D96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5-0</w:t>
            </w:r>
          </w:p>
        </w:tc>
        <w:tc>
          <w:tcPr>
            <w:tcW w:w="930" w:type="dxa"/>
            <w:tcBorders>
              <w:right w:val="single" w:color="auto" w:sz="12" w:space="0"/>
            </w:tcBorders>
            <w:vAlign w:val="center"/>
          </w:tcPr>
          <w:p w14:paraId="28E7AB8B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389882D2">
        <w:tc>
          <w:tcPr>
            <w:tcW w:w="907" w:type="dxa"/>
            <w:tcBorders>
              <w:left w:val="single" w:color="auto" w:sz="12" w:space="0"/>
            </w:tcBorders>
            <w:vAlign w:val="center"/>
          </w:tcPr>
          <w:p w14:paraId="690A83F8">
            <w:pPr>
              <w:spacing w:line="36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论</w:t>
            </w:r>
            <w:r>
              <w:rPr>
                <w:rFonts w:ascii="仿宋_GB2312" w:hAnsi="宋体" w:eastAsia="仿宋_GB2312"/>
                <w:szCs w:val="21"/>
              </w:rPr>
              <w:t xml:space="preserve"> </w:t>
            </w:r>
            <w:r>
              <w:rPr>
                <w:rFonts w:hint="eastAsia" w:ascii="仿宋_GB2312" w:hAnsi="宋体" w:eastAsia="仿宋_GB2312"/>
                <w:szCs w:val="21"/>
              </w:rPr>
              <w:t>证</w:t>
            </w:r>
          </w:p>
        </w:tc>
        <w:tc>
          <w:tcPr>
            <w:tcW w:w="3909" w:type="dxa"/>
            <w:gridSpan w:val="3"/>
            <w:vAlign w:val="center"/>
          </w:tcPr>
          <w:p w14:paraId="2A3C1F48">
            <w:pPr>
              <w:spacing w:line="360" w:lineRule="exact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思路是否清晰；逻辑是否严密；结构是否严谨；研究方法是否得当；论证是否充分。</w:t>
            </w:r>
          </w:p>
        </w:tc>
        <w:tc>
          <w:tcPr>
            <w:tcW w:w="859" w:type="dxa"/>
            <w:vAlign w:val="center"/>
          </w:tcPr>
          <w:p w14:paraId="3D30DA8B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20-16</w:t>
            </w:r>
          </w:p>
        </w:tc>
        <w:tc>
          <w:tcPr>
            <w:tcW w:w="859" w:type="dxa"/>
            <w:vAlign w:val="center"/>
          </w:tcPr>
          <w:p w14:paraId="08CF2957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15-11</w:t>
            </w:r>
          </w:p>
        </w:tc>
        <w:tc>
          <w:tcPr>
            <w:tcW w:w="792" w:type="dxa"/>
            <w:vAlign w:val="center"/>
          </w:tcPr>
          <w:p w14:paraId="034A05DA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10-6</w:t>
            </w:r>
          </w:p>
        </w:tc>
        <w:tc>
          <w:tcPr>
            <w:tcW w:w="787" w:type="dxa"/>
            <w:vAlign w:val="center"/>
          </w:tcPr>
          <w:p w14:paraId="3C327864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5-0</w:t>
            </w:r>
          </w:p>
        </w:tc>
        <w:tc>
          <w:tcPr>
            <w:tcW w:w="930" w:type="dxa"/>
            <w:tcBorders>
              <w:right w:val="single" w:color="auto" w:sz="12" w:space="0"/>
            </w:tcBorders>
            <w:vAlign w:val="center"/>
          </w:tcPr>
          <w:p w14:paraId="47DCDD33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45A64038">
        <w:tc>
          <w:tcPr>
            <w:tcW w:w="907" w:type="dxa"/>
            <w:tcBorders>
              <w:left w:val="single" w:color="auto" w:sz="12" w:space="0"/>
            </w:tcBorders>
            <w:vAlign w:val="center"/>
          </w:tcPr>
          <w:p w14:paraId="28F0D455">
            <w:pPr>
              <w:spacing w:line="36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文</w:t>
            </w:r>
            <w:r>
              <w:rPr>
                <w:rFonts w:ascii="仿宋_GB2312" w:hAnsi="宋体" w:eastAsia="仿宋_GB2312"/>
                <w:szCs w:val="21"/>
              </w:rPr>
              <w:t xml:space="preserve"> </w:t>
            </w:r>
            <w:r>
              <w:rPr>
                <w:rFonts w:hint="eastAsia" w:ascii="仿宋_GB2312" w:hAnsi="宋体" w:eastAsia="仿宋_GB2312"/>
                <w:szCs w:val="21"/>
              </w:rPr>
              <w:t>献</w:t>
            </w:r>
          </w:p>
        </w:tc>
        <w:tc>
          <w:tcPr>
            <w:tcW w:w="3909" w:type="dxa"/>
            <w:gridSpan w:val="3"/>
            <w:vAlign w:val="center"/>
          </w:tcPr>
          <w:p w14:paraId="22A49903">
            <w:pPr>
              <w:spacing w:line="360" w:lineRule="exact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文献资料是否翔实；是否具有代表性。</w:t>
            </w:r>
          </w:p>
        </w:tc>
        <w:tc>
          <w:tcPr>
            <w:tcW w:w="859" w:type="dxa"/>
            <w:vAlign w:val="center"/>
          </w:tcPr>
          <w:p w14:paraId="478063C5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20-16</w:t>
            </w:r>
          </w:p>
        </w:tc>
        <w:tc>
          <w:tcPr>
            <w:tcW w:w="859" w:type="dxa"/>
            <w:vAlign w:val="center"/>
          </w:tcPr>
          <w:p w14:paraId="4846802A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15-11</w:t>
            </w:r>
          </w:p>
        </w:tc>
        <w:tc>
          <w:tcPr>
            <w:tcW w:w="792" w:type="dxa"/>
            <w:vAlign w:val="center"/>
          </w:tcPr>
          <w:p w14:paraId="3942A783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10-6</w:t>
            </w:r>
          </w:p>
        </w:tc>
        <w:tc>
          <w:tcPr>
            <w:tcW w:w="787" w:type="dxa"/>
            <w:vAlign w:val="center"/>
          </w:tcPr>
          <w:p w14:paraId="4A0708B7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5-0</w:t>
            </w:r>
          </w:p>
        </w:tc>
        <w:tc>
          <w:tcPr>
            <w:tcW w:w="930" w:type="dxa"/>
            <w:tcBorders>
              <w:right w:val="single" w:color="auto" w:sz="12" w:space="0"/>
            </w:tcBorders>
            <w:vAlign w:val="center"/>
          </w:tcPr>
          <w:p w14:paraId="3BFEADC8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30A91387">
        <w:tc>
          <w:tcPr>
            <w:tcW w:w="907" w:type="dxa"/>
            <w:tcBorders>
              <w:left w:val="single" w:color="auto" w:sz="12" w:space="0"/>
            </w:tcBorders>
            <w:vAlign w:val="center"/>
          </w:tcPr>
          <w:p w14:paraId="33FAFC54">
            <w:pPr>
              <w:spacing w:line="36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规</w:t>
            </w:r>
            <w:r>
              <w:rPr>
                <w:rFonts w:ascii="仿宋_GB2312" w:hAnsi="宋体" w:eastAsia="仿宋_GB2312"/>
                <w:szCs w:val="21"/>
              </w:rPr>
              <w:t xml:space="preserve"> </w:t>
            </w:r>
            <w:r>
              <w:rPr>
                <w:rFonts w:hint="eastAsia" w:ascii="仿宋_GB2312" w:hAnsi="宋体" w:eastAsia="仿宋_GB2312"/>
                <w:szCs w:val="21"/>
              </w:rPr>
              <w:t>范</w:t>
            </w:r>
          </w:p>
        </w:tc>
        <w:tc>
          <w:tcPr>
            <w:tcW w:w="3909" w:type="dxa"/>
            <w:gridSpan w:val="3"/>
            <w:vAlign w:val="center"/>
          </w:tcPr>
          <w:p w14:paraId="4CFCD10F">
            <w:pPr>
              <w:spacing w:line="360" w:lineRule="exact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文字表达是否准确、流畅；体例是否规范；是否符合学术道德规范。</w:t>
            </w:r>
          </w:p>
        </w:tc>
        <w:tc>
          <w:tcPr>
            <w:tcW w:w="859" w:type="dxa"/>
            <w:vAlign w:val="center"/>
          </w:tcPr>
          <w:p w14:paraId="442CF3D0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20-16</w:t>
            </w:r>
          </w:p>
        </w:tc>
        <w:tc>
          <w:tcPr>
            <w:tcW w:w="859" w:type="dxa"/>
            <w:vAlign w:val="center"/>
          </w:tcPr>
          <w:p w14:paraId="1B87AEE8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15-11</w:t>
            </w:r>
          </w:p>
        </w:tc>
        <w:tc>
          <w:tcPr>
            <w:tcW w:w="792" w:type="dxa"/>
            <w:vAlign w:val="center"/>
          </w:tcPr>
          <w:p w14:paraId="21404A58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10-6</w:t>
            </w:r>
          </w:p>
        </w:tc>
        <w:tc>
          <w:tcPr>
            <w:tcW w:w="787" w:type="dxa"/>
            <w:vAlign w:val="center"/>
          </w:tcPr>
          <w:p w14:paraId="6D26500A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5-0</w:t>
            </w:r>
          </w:p>
        </w:tc>
        <w:tc>
          <w:tcPr>
            <w:tcW w:w="930" w:type="dxa"/>
            <w:tcBorders>
              <w:right w:val="single" w:color="auto" w:sz="12" w:space="0"/>
            </w:tcBorders>
            <w:vAlign w:val="center"/>
          </w:tcPr>
          <w:p w14:paraId="08F6F8C6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234EC7AA">
        <w:tc>
          <w:tcPr>
            <w:tcW w:w="907" w:type="dxa"/>
            <w:tcBorders>
              <w:left w:val="single" w:color="auto" w:sz="12" w:space="0"/>
            </w:tcBorders>
            <w:vAlign w:val="center"/>
          </w:tcPr>
          <w:p w14:paraId="7536323E">
            <w:pPr>
              <w:spacing w:line="36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能</w:t>
            </w:r>
            <w:r>
              <w:rPr>
                <w:rFonts w:ascii="仿宋_GB2312" w:hAnsi="宋体" w:eastAsia="仿宋_GB2312"/>
                <w:szCs w:val="21"/>
              </w:rPr>
              <w:t xml:space="preserve"> </w:t>
            </w:r>
            <w:r>
              <w:rPr>
                <w:rFonts w:hint="eastAsia" w:ascii="仿宋_GB2312" w:hAnsi="宋体" w:eastAsia="仿宋_GB2312"/>
                <w:szCs w:val="21"/>
              </w:rPr>
              <w:t>力</w:t>
            </w:r>
          </w:p>
        </w:tc>
        <w:tc>
          <w:tcPr>
            <w:tcW w:w="3909" w:type="dxa"/>
            <w:gridSpan w:val="3"/>
            <w:vAlign w:val="center"/>
          </w:tcPr>
          <w:p w14:paraId="4BC31228">
            <w:pPr>
              <w:spacing w:line="360" w:lineRule="exact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是否运用了本门课程的有关理论知识；是否体现了科学研究能力。</w:t>
            </w:r>
          </w:p>
        </w:tc>
        <w:tc>
          <w:tcPr>
            <w:tcW w:w="859" w:type="dxa"/>
            <w:vAlign w:val="center"/>
          </w:tcPr>
          <w:p w14:paraId="117F7408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20-16</w:t>
            </w:r>
          </w:p>
        </w:tc>
        <w:tc>
          <w:tcPr>
            <w:tcW w:w="859" w:type="dxa"/>
            <w:vAlign w:val="center"/>
          </w:tcPr>
          <w:p w14:paraId="02099B9C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15-11</w:t>
            </w:r>
          </w:p>
        </w:tc>
        <w:tc>
          <w:tcPr>
            <w:tcW w:w="792" w:type="dxa"/>
            <w:vAlign w:val="center"/>
          </w:tcPr>
          <w:p w14:paraId="760012C6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10-6</w:t>
            </w:r>
          </w:p>
        </w:tc>
        <w:tc>
          <w:tcPr>
            <w:tcW w:w="787" w:type="dxa"/>
            <w:vAlign w:val="center"/>
          </w:tcPr>
          <w:p w14:paraId="4DBE9AA6">
            <w:pPr>
              <w:spacing w:line="360" w:lineRule="exact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5-0</w:t>
            </w:r>
          </w:p>
        </w:tc>
        <w:tc>
          <w:tcPr>
            <w:tcW w:w="930" w:type="dxa"/>
            <w:tcBorders>
              <w:right w:val="single" w:color="auto" w:sz="12" w:space="0"/>
            </w:tcBorders>
            <w:vAlign w:val="center"/>
          </w:tcPr>
          <w:p w14:paraId="0A4BBC28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</w:p>
        </w:tc>
      </w:tr>
      <w:tr w14:paraId="01F879D2">
        <w:trPr>
          <w:trHeight w:val="1411" w:hRule="atLeast"/>
        </w:trPr>
        <w:tc>
          <w:tcPr>
            <w:tcW w:w="4816" w:type="dxa"/>
            <w:gridSpan w:val="4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67B85C60">
            <w:pPr>
              <w:spacing w:line="40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任课教师签名：</w:t>
            </w:r>
            <w:r>
              <w:rPr>
                <w:rFonts w:ascii="仿宋_GB2312" w:hAnsi="宋体" w:eastAsia="仿宋_GB2312"/>
                <w:sz w:val="24"/>
              </w:rPr>
              <w:t xml:space="preserve">  </w:t>
            </w:r>
          </w:p>
          <w:p w14:paraId="38EF44CF">
            <w:pPr>
              <w:spacing w:line="400" w:lineRule="exact"/>
              <w:rPr>
                <w:rFonts w:ascii="仿宋_GB2312" w:hAnsi="宋体" w:eastAsia="仿宋_GB2312"/>
                <w:sz w:val="24"/>
              </w:rPr>
            </w:pPr>
          </w:p>
          <w:p w14:paraId="73CC3ED4">
            <w:pPr>
              <w:spacing w:line="400" w:lineRule="exact"/>
              <w:ind w:firstLine="2745" w:firstLineChars="1144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</w:t>
            </w:r>
            <w:r>
              <w:rPr>
                <w:rFonts w:ascii="仿宋_GB2312" w:hAnsi="宋体" w:eastAsia="仿宋_GB2312"/>
                <w:sz w:val="24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月</w:t>
            </w:r>
            <w:r>
              <w:rPr>
                <w:rFonts w:ascii="仿宋_GB2312" w:hAnsi="宋体" w:eastAsia="仿宋_GB2312"/>
                <w:sz w:val="24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日</w:t>
            </w:r>
          </w:p>
        </w:tc>
        <w:tc>
          <w:tcPr>
            <w:tcW w:w="4227" w:type="dxa"/>
            <w:gridSpan w:val="5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6C9A2EC2">
            <w:pPr>
              <w:spacing w:line="400" w:lineRule="exact"/>
              <w:ind w:firstLine="720" w:firstLineChars="3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总分：</w:t>
            </w:r>
          </w:p>
        </w:tc>
      </w:tr>
    </w:tbl>
    <w:p w14:paraId="2E95FE6E">
      <w:pPr>
        <w:numPr>
          <w:ins w:id="0" w:author="邓道贵" w:date="2018-12-12T17:11:00Z"/>
        </w:numPr>
        <w:adjustRightInd w:val="0"/>
        <w:snapToGrid w:val="0"/>
        <w:rPr>
          <w:b/>
          <w:bCs/>
          <w:sz w:val="24"/>
        </w:rPr>
      </w:pPr>
    </w:p>
    <w:p w14:paraId="68076379">
      <w:pPr>
        <w:adjustRightInd w:val="0"/>
        <w:snapToGrid w:val="0"/>
        <w:rPr>
          <w:b/>
          <w:bCs/>
          <w:sz w:val="24"/>
        </w:rPr>
      </w:pPr>
    </w:p>
    <w:p w14:paraId="0FF66AB4">
      <w:pPr>
        <w:adjustRightInd w:val="0"/>
        <w:snapToGrid w:val="0"/>
        <w:spacing w:line="360" w:lineRule="auto"/>
        <w:jc w:val="center"/>
      </w:pPr>
      <w:r>
        <w:rPr>
          <w:rFonts w:hint="default" w:ascii="Times New Roman" w:hAnsi="Times New Roman" w:eastAsia="楷体_GB2312" w:cs="Times New Roman"/>
          <w:b w:val="0"/>
          <w:sz w:val="30"/>
          <w:szCs w:val="30"/>
          <w:lang w:val="en-US"/>
        </w:rPr>
        <w:t>XXXX</w:t>
      </w:r>
      <w:bookmarkStart w:id="0" w:name="_GoBack"/>
      <w:bookmarkEnd w:id="0"/>
      <w:r>
        <w:rPr>
          <w:rFonts w:hint="eastAsia" w:ascii="楷体_GB2312" w:hAnsi="宋体" w:eastAsia="楷体_GB2312"/>
          <w:b/>
          <w:sz w:val="30"/>
          <w:szCs w:val="30"/>
        </w:rPr>
        <w:t>大学研究生</w:t>
      </w:r>
      <w:r>
        <w:rPr>
          <w:rFonts w:hint="eastAsia" w:ascii="楷体_GB2312" w:hAnsi="宋体" w:eastAsia="楷体_GB2312"/>
          <w:b/>
          <w:sz w:val="30"/>
          <w:szCs w:val="30"/>
          <w:lang w:val="en-US" w:eastAsia="zh-CN"/>
        </w:rPr>
        <w:t>院</w:t>
      </w:r>
      <w:r>
        <w:rPr>
          <w:rFonts w:hint="eastAsia" w:ascii="楷体_GB2312" w:hAnsi="宋体" w:eastAsia="楷体_GB2312"/>
          <w:b/>
          <w:sz w:val="30"/>
          <w:szCs w:val="30"/>
        </w:rPr>
        <w:t>制</w:t>
      </w:r>
    </w:p>
    <w:sectPr>
      <w:headerReference r:id="rId3" w:type="default"/>
      <w:footerReference r:id="rId4" w:type="default"/>
      <w:pgSz w:w="11906" w:h="16838"/>
      <w:pgMar w:top="1440" w:right="1418" w:bottom="1191" w:left="1418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1C76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789B2">
    <w:pPr>
      <w:pStyle w:val="5"/>
      <w:pBdr>
        <w:bottom w:val="none" w:color="auto" w:sz="0" w:space="0"/>
      </w:pBd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邓道贵">
    <w15:presenceInfo w15:providerId="None" w15:userId="邓道贵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70E21"/>
    <w:rsid w:val="00005412"/>
    <w:rsid w:val="00075946"/>
    <w:rsid w:val="0011675F"/>
    <w:rsid w:val="0027275A"/>
    <w:rsid w:val="00272FD9"/>
    <w:rsid w:val="002A637F"/>
    <w:rsid w:val="002D589E"/>
    <w:rsid w:val="00307982"/>
    <w:rsid w:val="00494709"/>
    <w:rsid w:val="00596C39"/>
    <w:rsid w:val="005D062F"/>
    <w:rsid w:val="00692B3E"/>
    <w:rsid w:val="00726E3A"/>
    <w:rsid w:val="007B55D0"/>
    <w:rsid w:val="007C2827"/>
    <w:rsid w:val="007E297F"/>
    <w:rsid w:val="008C1A01"/>
    <w:rsid w:val="00953967"/>
    <w:rsid w:val="009832B1"/>
    <w:rsid w:val="009C1043"/>
    <w:rsid w:val="00A62E2C"/>
    <w:rsid w:val="00AA7246"/>
    <w:rsid w:val="00BF6D07"/>
    <w:rsid w:val="00C12121"/>
    <w:rsid w:val="00DC404D"/>
    <w:rsid w:val="00E56C8B"/>
    <w:rsid w:val="00E75332"/>
    <w:rsid w:val="00E84993"/>
    <w:rsid w:val="00F60830"/>
    <w:rsid w:val="047865E7"/>
    <w:rsid w:val="14496813"/>
    <w:rsid w:val="153618D2"/>
    <w:rsid w:val="17FF5E59"/>
    <w:rsid w:val="1A7847C6"/>
    <w:rsid w:val="1B685D51"/>
    <w:rsid w:val="1EFA7A25"/>
    <w:rsid w:val="23C038F3"/>
    <w:rsid w:val="30355417"/>
    <w:rsid w:val="34170E21"/>
    <w:rsid w:val="35EB4500"/>
    <w:rsid w:val="3A19C56F"/>
    <w:rsid w:val="3B03183B"/>
    <w:rsid w:val="3B9812DC"/>
    <w:rsid w:val="3CCFB55A"/>
    <w:rsid w:val="4A1B204E"/>
    <w:rsid w:val="4B1D6DDF"/>
    <w:rsid w:val="4CC350B9"/>
    <w:rsid w:val="5BEF8279"/>
    <w:rsid w:val="5E0E4921"/>
    <w:rsid w:val="5F9F23A5"/>
    <w:rsid w:val="62B01A9F"/>
    <w:rsid w:val="6F785C14"/>
    <w:rsid w:val="738C280D"/>
    <w:rsid w:val="75FCAB73"/>
    <w:rsid w:val="766E9A29"/>
    <w:rsid w:val="7905481E"/>
    <w:rsid w:val="7A5E1923"/>
    <w:rsid w:val="7BFDD47C"/>
    <w:rsid w:val="7EFF079F"/>
    <w:rsid w:val="7F6FDDD6"/>
    <w:rsid w:val="7FDF3F2F"/>
    <w:rsid w:val="7FFF2FF7"/>
    <w:rsid w:val="7FFF8DD4"/>
    <w:rsid w:val="8EDE4BD5"/>
    <w:rsid w:val="BF7712B3"/>
    <w:rsid w:val="EE3FA4C9"/>
    <w:rsid w:val="F6F1375D"/>
    <w:rsid w:val="FBDFDB65"/>
    <w:rsid w:val="FE115708"/>
    <w:rsid w:val="FF7C1A93"/>
    <w:rsid w:val="FFD6819A"/>
    <w:rsid w:val="FFF697B9"/>
    <w:rsid w:val="FFF7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ind w:firstLine="560" w:firstLineChars="200"/>
    </w:pPr>
    <w:rPr>
      <w:rFonts w:ascii="Arial" w:hAnsi="Arial" w:eastAsia="仿宋_GB2312"/>
      <w:sz w:val="28"/>
      <w:szCs w:val="28"/>
    </w:rPr>
  </w:style>
  <w:style w:type="paragraph" w:styleId="3">
    <w:name w:val="Balloon Text"/>
    <w:basedOn w:val="1"/>
    <w:link w:val="9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5350</Words>
  <Characters>5588</Characters>
  <Lines>6</Lines>
  <Paragraphs>1</Paragraphs>
  <TotalTime>63</TotalTime>
  <ScaleCrop>false</ScaleCrop>
  <LinksUpToDate>false</LinksUpToDate>
  <CharactersWithSpaces>5637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2018-12-15T10:04:00Z</dcterms:created>
  <dc:creator>竹岸疏花</dc:creator>
  <cp:lastModifiedBy>幻象</cp:lastModifiedBy>
  <dcterms:modified xsi:type="dcterms:W3CDTF">2026-06-14T19:04:57Z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RubyTemplateID" linkTarget="0">
    <vt:lpwstr>6</vt:lpwstr>
  </property>
  <property fmtid="{D5CDD505-2E9C-101B-9397-08002B2CF9AE}" pid="4" name="ICV">
    <vt:lpwstr>0E1CEA4C8A284FBAAC368CE59D9D5266_13</vt:lpwstr>
  </property>
  <property fmtid="{D5CDD505-2E9C-101B-9397-08002B2CF9AE}" pid="5" name="KSOTemplateDocerSaveRecord">
    <vt:lpwstr>eyJoZGlkIjoiYWVlMDRmOThjZDQ0MDA3ZGU2ZWYwYTI0OTQ3MDE0NDYiLCJ1c2VySWQiOiI5MjcwMTk4NzAifQ==</vt:lpwstr>
  </property>
</Properties>
</file>